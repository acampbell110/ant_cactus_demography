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6552" w14:textId="7596F85C" w:rsidR="001D1EB8" w:rsidRDefault="007146AC">
      <w:r>
        <w:t>To the editorial board:</w:t>
      </w:r>
    </w:p>
    <w:p w14:paraId="3E174BB8" w14:textId="77777777" w:rsidR="007146AC" w:rsidRDefault="007146AC"/>
    <w:p w14:paraId="5DD82927" w14:textId="26C5B2C4" w:rsidR="007146AC" w:rsidRDefault="007146AC">
      <w:r>
        <w:t>Thank you for considering our manuscript (“Thank you next: demographic consequences of partner diversity and turnover in a multi-species ant plant mutualism”) for publication in The American Naturalist.</w:t>
      </w:r>
    </w:p>
    <w:p w14:paraId="6D11619F" w14:textId="77777777" w:rsidR="007146AC" w:rsidRDefault="007146AC"/>
    <w:p w14:paraId="0B9506D8" w14:textId="661255D4" w:rsidR="00AF05CF" w:rsidRDefault="00AF05CF" w:rsidP="00AF05CF">
      <w:r>
        <w:t xml:space="preserve">In this manuscript, we parameterize a multi-level integral projection model (IPM) </w:t>
      </w:r>
      <w:r w:rsidR="00014385">
        <w:t xml:space="preserve">from long-term demographic data </w:t>
      </w:r>
      <w:r>
        <w:t>to understand the demographic effects of partner</w:t>
      </w:r>
      <w:r w:rsidR="00B75FA6">
        <w:t xml:space="preserve"> diversity in a multi-species ant-plant mutualism. </w:t>
      </w:r>
      <w:r>
        <w:t>We consider the effects of alternative ant partner</w:t>
      </w:r>
      <w:r w:rsidR="00B75FA6">
        <w:t>s</w:t>
      </w:r>
      <w:r>
        <w:t xml:space="preserve"> on individual vital rates (i.e. growth and survival) using Bayesian hierarchical models, which then parameterize our multi-level IPM and allow us to estimate </w:t>
      </w:r>
      <w:r w:rsidR="00B75FA6">
        <w:t>plant fitness as a function of partner identity and diversity</w:t>
      </w:r>
      <w:r>
        <w:t xml:space="preserve">. </w:t>
      </w:r>
      <w:r w:rsidR="00014385">
        <w:t>We tested three potential mechanisms for how partner diversity might be beneficial (</w:t>
      </w:r>
      <w:r w:rsidR="005A13B9">
        <w:t>sampling effect, complementarity, and portfolio effect</w:t>
      </w:r>
      <w:r w:rsidR="00014385">
        <w:t>); no previous study, to our knowledge, has considered all these mechanisms at once.</w:t>
      </w:r>
      <w:r w:rsidR="005A13B9">
        <w:t xml:space="preserve"> </w:t>
      </w:r>
      <w:r>
        <w:t xml:space="preserve">We found that while </w:t>
      </w:r>
      <w:r w:rsidR="00014385">
        <w:t>all in partners in this system function as mutualists to the plant</w:t>
      </w:r>
      <w:r>
        <w:t>, there are no benefits of partner diversity</w:t>
      </w:r>
      <w:r w:rsidR="00014385">
        <w:t>, which runs counter to trends in the literature suggesting positive effects of a diverse mutualist assemblage</w:t>
      </w:r>
      <w:r>
        <w:t xml:space="preserve">. </w:t>
      </w:r>
    </w:p>
    <w:p w14:paraId="5463966A" w14:textId="77777777" w:rsidR="007146AC" w:rsidRDefault="007146AC"/>
    <w:p w14:paraId="5A7135C5" w14:textId="1D493914" w:rsidR="007146AC" w:rsidRDefault="00AF3C01">
      <w:r>
        <w:t xml:space="preserve">We believe this study is well suited to Am Nat because it integrates </w:t>
      </w:r>
      <w:r w:rsidR="00014385">
        <w:t>ideas from mutualism theory</w:t>
      </w:r>
      <w:r>
        <w:t>, populational demography, and biodiversity</w:t>
      </w:r>
      <w:r w:rsidR="00AF05CF">
        <w:t xml:space="preserve">-ecosystem </w:t>
      </w:r>
      <w:r w:rsidR="00014385">
        <w:t>function</w:t>
      </w:r>
      <w:r>
        <w:t xml:space="preserve"> to </w:t>
      </w:r>
      <w:r w:rsidR="009E33E4">
        <w:t>investigate the dynamics and importance of mutualistic partner diversity.</w:t>
      </w:r>
      <w:r w:rsidR="00331125">
        <w:t xml:space="preserve"> This paper includes long-term field data, conceptual novelty, sophisticated modeling, and novel results. It is our hope that this work advances the understanding of diversity in mutualisms</w:t>
      </w:r>
      <w:r w:rsidR="00014385">
        <w:t xml:space="preserve"> and its ecological consequences</w:t>
      </w:r>
      <w:r w:rsidR="00331125">
        <w:t xml:space="preserve">. </w:t>
      </w:r>
    </w:p>
    <w:p w14:paraId="180DADEE" w14:textId="77777777" w:rsidR="007146AC" w:rsidRDefault="007146AC"/>
    <w:p w14:paraId="4132D300" w14:textId="21C1D00F" w:rsidR="007146AC" w:rsidDel="008D4773" w:rsidRDefault="007146AC">
      <w:pPr>
        <w:rPr>
          <w:del w:id="0" w:author="Ali Campbell" w:date="2025-09-03T10:40:00Z" w16du:dateUtc="2025-09-03T14:40:00Z"/>
        </w:rPr>
      </w:pPr>
      <w:del w:id="1" w:author="Ali Campbell" w:date="2025-09-03T10:40:00Z" w16du:dateUtc="2025-09-03T14:40:00Z">
        <w:r w:rsidDel="008D4773">
          <w:delText>We have opted out of a double-blind review because this paper builds upon our previous work</w:delText>
        </w:r>
        <w:r w:rsidR="00014385" w:rsidDel="008D4773">
          <w:delText>,</w:delText>
        </w:r>
        <w:r w:rsidDel="008D4773">
          <w:delText xml:space="preserve"> so our identities could be easily deduced. Our identities are also obvious from our GitHub repo, where we direct reviewers to find all data and code to reproduce our analyses. </w:delText>
        </w:r>
      </w:del>
    </w:p>
    <w:p w14:paraId="7262D477" w14:textId="235780E7" w:rsidR="007146AC" w:rsidDel="008D4773" w:rsidRDefault="007146AC">
      <w:pPr>
        <w:rPr>
          <w:del w:id="2" w:author="Ali Campbell" w:date="2025-09-03T10:40:00Z" w16du:dateUtc="2025-09-03T14:40:00Z"/>
        </w:rPr>
      </w:pPr>
    </w:p>
    <w:p w14:paraId="7A9B2E09" w14:textId="701D02A7" w:rsidR="007146AC" w:rsidRDefault="007146AC">
      <w:r>
        <w:t>Sincerely,</w:t>
      </w:r>
    </w:p>
    <w:p w14:paraId="0BBE6137" w14:textId="2424D6F0" w:rsidR="007146AC" w:rsidDel="008D4773" w:rsidRDefault="007146AC">
      <w:pPr>
        <w:rPr>
          <w:del w:id="3" w:author="Ali Campbell" w:date="2025-09-03T10:40:00Z" w16du:dateUtc="2025-09-03T14:40:00Z"/>
        </w:rPr>
      </w:pPr>
      <w:del w:id="4" w:author="Ali Campbell" w:date="2025-09-03T10:40:00Z" w16du:dateUtc="2025-09-03T14:40:00Z">
        <w:r w:rsidDel="008D4773">
          <w:delText>Ali Campbell</w:delText>
        </w:r>
      </w:del>
    </w:p>
    <w:p w14:paraId="7B48B556" w14:textId="7060BF55" w:rsidR="007146AC" w:rsidRDefault="007146AC">
      <w:del w:id="5" w:author="Ali Campbell" w:date="2025-09-03T10:40:00Z" w16du:dateUtc="2025-09-03T14:40:00Z">
        <w:r w:rsidDel="008D4773">
          <w:delText>Tom Miller</w:delText>
        </w:r>
      </w:del>
      <w:ins w:id="6" w:author="Ali Campbell" w:date="2025-09-03T10:40:00Z" w16du:dateUtc="2025-09-03T14:40:00Z">
        <w:r w:rsidR="008D4773">
          <w:t>The Authors</w:t>
        </w:r>
      </w:ins>
    </w:p>
    <w:sectPr w:rsidR="00714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i Campbell">
    <w15:presenceInfo w15:providerId="AD" w15:userId="S::amc49@rice.edu::d9b576cd-0114-4464-8f59-3d10675e724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6AC"/>
    <w:rsid w:val="00014385"/>
    <w:rsid w:val="00042688"/>
    <w:rsid w:val="00150F6E"/>
    <w:rsid w:val="00160F18"/>
    <w:rsid w:val="001D1EB8"/>
    <w:rsid w:val="001E1B5A"/>
    <w:rsid w:val="00331125"/>
    <w:rsid w:val="00347EB4"/>
    <w:rsid w:val="00470712"/>
    <w:rsid w:val="004E1E85"/>
    <w:rsid w:val="005A13B9"/>
    <w:rsid w:val="007146AC"/>
    <w:rsid w:val="007430C5"/>
    <w:rsid w:val="00747F40"/>
    <w:rsid w:val="0075130D"/>
    <w:rsid w:val="008D4773"/>
    <w:rsid w:val="008E4823"/>
    <w:rsid w:val="00901FC2"/>
    <w:rsid w:val="00921573"/>
    <w:rsid w:val="00952469"/>
    <w:rsid w:val="009E33E4"/>
    <w:rsid w:val="00AF05CF"/>
    <w:rsid w:val="00AF3C01"/>
    <w:rsid w:val="00B75FA6"/>
    <w:rsid w:val="00BD1032"/>
    <w:rsid w:val="00C37C01"/>
    <w:rsid w:val="00C73EE1"/>
    <w:rsid w:val="00D049D2"/>
    <w:rsid w:val="00D5502A"/>
    <w:rsid w:val="00DC74BB"/>
    <w:rsid w:val="00E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EA345"/>
  <w15:chartTrackingRefBased/>
  <w15:docId w15:val="{08A2FD12-9EC3-9648-9685-F2801B61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6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6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6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6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6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6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6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6AC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5C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5CF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A13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13B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13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13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13B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E1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Campbell</dc:creator>
  <cp:keywords/>
  <dc:description/>
  <cp:lastModifiedBy>Ali Campbell</cp:lastModifiedBy>
  <cp:revision>3</cp:revision>
  <dcterms:created xsi:type="dcterms:W3CDTF">2025-09-03T14:39:00Z</dcterms:created>
  <dcterms:modified xsi:type="dcterms:W3CDTF">2025-09-03T14:40:00Z</dcterms:modified>
</cp:coreProperties>
</file>